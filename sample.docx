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harts/chart1.xml" ContentType="application/vnd.openxmlformats-officedocument.drawingml.chart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c="http://schemas.openxmlformats.org/drawingml/2006/chart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v="urn:schemas-microsoft-com:vml">
  <w:body>
    <w:p>
      <w:pPr>
        <w:pStyle w:val="Title"/>
      </w:pPr>
      <w:r>
        <w:t xml:space="preserve">Quarterly Product Review</w:t>
      </w:r>
    </w:p>
    <w:p>
      <w:r>
        <w:t xml:space="preserve">Prepared for the leadership team. </w:t>
      </w:r>
      <w:r>
        <w:rPr>
          <w:i/>
        </w:rPr>
        <w:t xml:space="preserve">Draft</w:t>
      </w:r>
    </w:p>
    <w:p>
      <w:pPr>
        <w:pStyle w:val="Heading1"/>
      </w:pPr>
      <w:r>
        <w:t xml:space="preserve">Summary</w:t>
      </w:r>
    </w:p>
    <w:p>
      <w:r>
        <w:t xml:space="preserve">The plan </w:t>
      </w:r>
      <w:del w:id="1" w:author="Ada">
        <w:r>
          <w:delText>was drafted</w:delText>
        </w:r>
      </w:del>
      <w:ins w:id="2" w:author="Ada">
        <w:r>
          <w:rPr>
            <w:rStyle w:val="Strong"/>
          </w:rPr>
          <w:t xml:space="preserve">is approved</w:t>
        </w:r>
      </w:ins>
      <w:r>
        <w:t xml:space="preserve"> and ships in </w:t>
      </w:r>
      <w:commentRangeStart w:id="0"/>
      <w:r>
        <w:rPr>
          <w:b/>
          <w:i/>
        </w:rPr>
        <w:t xml:space="preserve">Q3</w:t>
      </w:r>
      <w:commentRangeEnd w:id="0"/>
      <w:r>
        <w:commentReference w:id="0"/>
      </w:r>
      <w:r>
        <w:t xml:space="preserve">. Text can be </w:t>
      </w:r>
      <w:r>
        <w:rPr>
          <w:u w:val="single"/>
        </w:rPr>
        <w:t xml:space="preserve">underlined</w:t>
      </w:r>
      <w:r>
        <w:t xml:space="preserve">, </w:t>
      </w:r>
      <w:r>
        <w:rPr>
          <w:strike/>
        </w:rPr>
        <w:t xml:space="preserve">struck</w:t>
      </w:r>
      <w:r>
        <w:t xml:space="preserve">, or set in code like </w:t>
      </w:r>
      <w:r>
        <w:rPr>
          <w:rFonts w:ascii="Consolas" w:hAnsi="Consolas"/>
        </w:rPr>
        <w:t xml:space="preserve">npm test</w:t>
      </w:r>
      <w:r>
        <w:t xml:space="preserve">.</w:t>
      </w:r>
      <w:r>
        <w:footnoteReference w:id="1"/>
      </w:r>
    </w:p>
    <w:p>
      <w:r>
        <w:t xml:space="preserve">The source lives on </w:t>
      </w:r>
      <w:hyperlink r:id="rIdRepo">
        <w:r>
          <w:rPr>
            <w:u w:val="single"/>
          </w:rPr>
          <w:t xml:space="preserve">GitHub</w:t>
        </w:r>
      </w:hyperlink>
      <w:r>
        <w:t xml:space="preserve">; jump to the </w:t>
      </w:r>
      <w:hyperlink w:anchor="numbers">
        <w:r>
          <w:t xml:space="preserve">numbers</w:t>
        </w:r>
      </w:hyperlink>
      <w:r>
        <w:t xml:space="preserve">.</w:t>
      </w:r>
    </w:p>
    <w:p>
      <w:pPr>
        <w:pStyle w:val="Heading1"/>
      </w:pPr>
      <w:r>
        <w:t xml:space="preserve">Highlights</w:t>
      </w:r>
    </w:p>
    <w:p>
      <w:pPr>
        <w:numPr>
          <w:ilvl w:val="0"/>
          <w:numId w:val="1"/>
        </w:numPr>
      </w:pPr>
      <w:r>
        <w:t xml:space="preserve">Faster previews</w:t>
      </w:r>
    </w:p>
    <w:p>
      <w:pPr>
        <w:numPr>
          <w:ilvl w:val="1"/>
          <w:numId w:val="1"/>
        </w:numPr>
      </w:pPr>
      <w:r>
        <w:t xml:space="preserve">Opens in a custom editor</w:t>
      </w:r>
    </w:p>
    <w:p>
      <w:pPr>
        <w:numPr>
          <w:ilvl w:val="1"/>
          <w:numId w:val="1"/>
        </w:numPr>
      </w:pPr>
      <w:r>
        <w:t xml:space="preserve">Reads track changes as the final text</w:t>
      </w:r>
    </w:p>
    <w:p>
      <w:pPr>
        <w:numPr>
          <w:ilvl w:val="0"/>
          <w:numId w:val="1"/>
        </w:numPr>
      </w:pPr>
      <w:r>
        <w:t xml:space="preserve">Copy as rich text, Markdown, or PNG</w:t>
      </w:r>
    </w:p>
    <w:p>
      <w:pPr>
        <w:pStyle w:val="Heading2"/>
      </w:pPr>
      <w:r>
        <w:t xml:space="preserve">Launch checklist</w:t>
      </w:r>
    </w:p>
    <w:p>
      <w:pPr>
        <w:numPr>
          <w:ilvl w:val="0"/>
          <w:numId w:val="2"/>
        </w:numPr>
      </w:pPr>
      <w:r>
        <w:t xml:space="preserve">Freeze the build</w:t>
      </w:r>
    </w:p>
    <w:p>
      <w:pPr>
        <w:numPr>
          <w:ilvl w:val="0"/>
          <w:numId w:val="2"/>
        </w:numPr>
      </w:pPr>
      <w:r>
        <w:t xml:space="preserve">Smoke test the package</w:t>
      </w:r>
    </w:p>
    <w:p>
      <w:pPr>
        <w:numPr>
          <w:ilvl w:val="1"/>
          <w:numId w:val="2"/>
        </w:numPr>
      </w:pPr>
      <w:r>
        <w:t xml:space="preserve">Verify on a clean machine</w:t>
      </w:r>
    </w:p>
    <w:p>
      <w:pPr>
        <w:numPr>
          <w:ilvl w:val="0"/>
          <w:numId w:val="2"/>
        </w:numPr>
      </w:pPr>
      <w:r>
        <w:t xml:space="preserve">Publish to both registries</w:t>
      </w:r>
    </w:p>
    <w:p>
      <w:pPr>
        <w:pStyle w:val="Heading1"/>
      </w:pPr>
      <w:bookmarkStart w:id="10" w:name="numbers"/>
      <w:r>
        <w:t xml:space="preserve">Numbers</w:t>
      </w:r>
      <w:bookmarkEnd w:id="10"/>
    </w:p>
    <w:tbl>
      <w:tblPr/>
      <w:tblGrid/>
      <w:tr>
        <w:trPr>
          <w:tblHeader/>
        </w:trPr>
        <w:tc>
          <w:p>
            <w:r>
              <w:rPr>
                <w:b/>
              </w:rPr>
              <w:t xml:space="preserve">Region</w:t>
            </w:r>
          </w:p>
        </w:tc>
        <w:tc>
          <w:p>
            <w:r>
              <w:rPr>
                <w:b/>
              </w:rPr>
              <w:t xml:space="preserve">Q2</w:t>
            </w:r>
          </w:p>
        </w:tc>
        <w:tc>
          <w:p>
            <w:r>
              <w:rPr>
                <w:b/>
              </w:rPr>
              <w:t xml:space="preserve">Q3</w:t>
            </w:r>
          </w:p>
        </w:tc>
      </w:tr>
      <w:tr>
        <w:tc>
          <w:tcPr>
            <w:vMerge w:val="restart"/>
          </w:tcPr>
          <w:p>
            <w:r>
              <w:t xml:space="preserve">Americas</w:t>
            </w:r>
          </w:p>
        </w:tc>
        <w:tc>
          <w:p>
            <w:r>
              <w:t xml:space="preserve">1,204</w:t>
            </w:r>
          </w:p>
        </w:tc>
        <w:tc>
          <w:p>
            <w:r>
              <w:t xml:space="preserve">1,388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310</w:t>
            </w:r>
          </w:p>
        </w:tc>
        <w:tc>
          <w:p>
            <w:r>
              <w:t xml:space="preserve">342</w:t>
            </w:r>
          </w:p>
        </w:tc>
      </w:tr>
      <w:tr>
        <w:tc>
          <w:p>
            <w:r>
              <w:t xml:space="preserve">EMEA</w:t>
            </w:r>
          </w:p>
        </w:tc>
        <w:tc>
          <w:p>
            <w:r>
              <w:t xml:space="preserve">987</w:t>
            </w:r>
          </w:p>
        </w:tc>
        <w:tc>
          <w:p>
            <w:r>
              <w:t xml:space="preserve">1,102</w:t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 xml:space="preserve">Total</w:t>
            </w:r>
          </w:p>
        </w:tc>
        <w:tc>
          <w:p>
            <w:r>
              <w:rPr>
                <w:b/>
              </w:rPr>
              <w:t xml:space="preserve">2,491</w:t>
            </w:r>
          </w:p>
        </w:tc>
      </w:tr>
    </w:tbl>
    <w:p>
      <w:pPr>
        <w:pStyle w:val="Heading1"/>
      </w:pPr>
      <w:r>
        <w:t xml:space="preserve">Architecture</w:t>
      </w:r>
    </w:p>
    <w:p>
      <w:r>
        <w:drawing>
          <wp:inline>
            <wp:extent cx="3048000" cy="1143000"/>
            <wp:docPr id="1" name="Picture 1" descr="A blue gradient standing in for the architecture diagram"/>
            <a:graphic>
              <a:graphicData uri="http://schemas.openxmlformats.org/drawingml/2006/picture">
                <pic:pic>
                  <pic:nvPicPr>
                    <pic:cNvPr id="1" name="p.png"/>
                    <pic:cNvPicPr/>
                  </pic:nvPicPr>
                  <pic:blipFill>
                    <a:blip r:embed="rIdImg"/>
                  </pic:blipFill>
                </pic:pic>
              </a:graphicData>
            </a:graphic>
          </wp:inline>
        </w:drawing>
      </w:r>
    </w:p>
    <w:p>
      <w:r>
        <w:t xml:space="preserve">The reader runs in the extension host and posts HTML to the webview:</w:t>
      </w:r>
    </w:p>
    <w:p>
      <w:r>
        <w:rPr>
          <w:rFonts w:ascii="Consolas" w:hAnsi="Consolas"/>
        </w:rPr>
        <w:t xml:space="preserve">const html = renderDocxHtml(bytes).html;</w:t>
      </w:r>
    </w:p>
    <w:p>
      <w:r>
        <w:rPr>
          <w:rFonts w:ascii="Consolas" w:hAnsi="Consolas"/>
        </w:rPr>
        <w:t xml:space="preserve">webview.postMessage({ type: "render", html });</w:t>
      </w:r>
    </w:p>
    <w:p>
      <w:r>
        <w:drawing>
          <wp:inline>
            <wp:extent cx="952500" cy="476250"/>
            <wp:docPr id="7" name="Chart 1" descr="Revenue by quarter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p>
      <w:pPr>
        <w:pStyle w:val="Quote"/>
      </w:pPr>
      <w:r>
        <w:t xml:space="preserve">Documents stay read-only; nothing is ever written back.</w:t>
      </w:r>
    </w:p>
    <w:sectPr>
      <w:headerReference w:type="default" r:id="rIdHdr"/>
    </w:sectPr>
  </w:body>
</w:document>
</file>

<file path=word/comments.xml><?xml version="1.0" encoding="utf-8"?>
<w:comments xmlns:w="http://schemas.openxmlformats.org/wordprocessingml/2006/main">
  <w:comment w:id="0" w:author="Ada" w:date="2026-10-16T09:00:00Z">
    <w:p>
      <w:r>
        <w:t>Confirm the ship quarter with the release team.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v="urn:schemas-microsoft-com:v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Figures are rounded to the nearest thousand.</w:t>
      </w:r>
    </w:p>
  </w:footnote>
</w:footnotes>
</file>

<file path=word/header1.xml><?xml version="1.0" encoding="utf-8"?>
<w:hdr xmlns:w="http://schemas.openxmlformats.org/wordprocessingml/2006/main">
  <w:p>
    <w:r>
      <w:t xml:space="preserve">MarkCopy sample  |  Internal draft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v="urn:schemas-microsoft-com:vml">
  <w:abstractNum w:abstractNumId="1">
    <w:lvl w:ilvl="0">
      <w:start w:val="1"/>
      <w:numFmt w:val="bullet"/>
    </w:lvl>
    <w:lvl w:ilvl="1">
      <w:start w:val="1"/>
      <w:numFmt w:val="bullet"/>
    </w:lvl>
  </w:abstractNum>
  <w:num w:numId="1">
    <w:abstractNumId w:val="1"/>
  </w:num>
  <w:abstractNum w:abstractNumId="2">
    <w:lvl w:ilvl="0">
      <w:start w:val="1"/>
      <w:numFmt w:val="decimal"/>
    </w:lvl>
    <w:lvl w:ilvl="1">
      <w:start w:val="1"/>
      <w:numFmt w:val="lowerLetter"/>
    </w:lvl>
  </w:abstractNum>
  <w:num w:numId="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v="urn:schemas-microsoft-com:vml">
  <w:style w:type="paragraph" w:styleId="Normal">
    <w:name w:val="Normal"/>
  </w:style>
  <w:style w:type="paragraph" w:styleId="Title">
    <w:name w:val="Title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Quote">
    <w:name w:val="Quote"/>
    <w:basedOn w:val="Normal"/>
  </w:style>
  <w:style w:type="character" w:styleId="Strong">
    <w:name w:val="Strong"/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Repo" Type="http://schemas.openxmlformats.org/officeDocument/2006/relationships/hyperlink" Target="https://github.com/owenpkent/markcopy" TargetMode="External"/><Relationship Id="rIdImg" Type="http://schemas.openxmlformats.org/officeDocument/2006/relationships/image" Target="media/image1.png"/><Relationship Id="rIdHdr" Type="http://schemas.openxmlformats.org/officeDocument/2006/relationships/header" Target="header1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p>
            <a:r>
              <a:t>Revenue by quarter</a:t>
            </a:r>
          </a:p>
        </c:rich>
      </c:tx>
    </c:title>
    <c:plotArea>
      <c:barChart>
        <c:barDir val="col"/>
        <c:ser>
          <c:tx>
            <c:strRef>
              <c:strCache>
                <c:ptCount val="1"/>
                <c:pt idx="0">
                  <c:v>2025</c:v>
                </c:pt>
              </c:strCache>
            </c:strRef>
          </c:tx>
          <c:cat>
            <c:strRe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numCache>
                <c:formatCode>General</c:formatCode>
                <c:ptCount val="3"/>
                <c:pt idx="0">
                  <c:v>10</c:v>
                </c:pt>
                <c:pt idx="1">
                  <c:v>14</c:v>
                </c:pt>
                <c:pt idx="2">
                  <c:v>18</c:v>
                </c:pt>
              </c:numCache>
            </c:numRef>
          </c:val>
        </c:ser>
        <c:ser>
          <c:tx>
            <c:strRef>
              <c:strCache>
                <c:ptCount val="1"/>
                <c:pt idx="0">
                  <c:v>2026</c:v>
                </c:pt>
              </c:strCache>
            </c:strRef>
          </c:tx>
          <c:cat>
            <c:strRe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numCache>
                <c:formatCode>General</c:formatCode>
                <c:ptCount val="3"/>
                <c:pt idx="0">
                  <c:v>12</c:v>
                </c:pt>
                <c:pt idx="1">
                  <c:v>17</c:v>
                </c:pt>
                <c:pt idx="2">
                  <c:v>23</c:v>
                </c:pt>
              </c:numCache>
            </c:numRef>
          </c:val>
        </c:ser>
      </c:barChart>
    </c:plotArea>
  </c:chart>
</c:chartSpace>
</file>